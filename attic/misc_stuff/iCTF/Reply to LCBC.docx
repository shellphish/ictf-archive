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Max,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   We do not understand why the data we provided would be “drastically incomplete for performing a meaningful analysis." 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In fact, we think the analysis in itself is rather meaningful, and you do not seem to disagree with the results. If you and/or LC/BC think that we got something wrong or something is missing from our analysis, please feel free to comment on it.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We also made the complete traffic dumps for the educational part of the competition (first </w:t>
      </w:r>
      <w:ins w:author="Adam Doupé" w:id="0" w:date="2017-04-06T04:41:44Z">
        <w:r w:rsidDel="00000000" w:rsidR="00000000" w:rsidRPr="00000000">
          <w:rPr>
            <w:rtl w:val="0"/>
          </w:rPr>
          <w:t xml:space="preserve">~6 hours, we made a mistake and lost the first couple hours of traffic logs</w:t>
        </w:r>
      </w:ins>
      <w:del w:author="Adam Doupé" w:id="0" w:date="2017-04-06T04:41:44Z">
        <w:r w:rsidDel="00000000" w:rsidR="00000000" w:rsidRPr="00000000">
          <w:rPr>
            <w:rtl w:val="0"/>
          </w:rPr>
          <w:delText xml:space="preserve">8 hours</w:delText>
        </w:r>
      </w:del>
      <w:r w:rsidDel="00000000" w:rsidR="00000000" w:rsidRPr="00000000">
        <w:rPr>
          <w:rtl w:val="0"/>
        </w:rPr>
        <w:t xml:space="preserve">) available on the iCTF web site as of now as well.</w:t>
      </w:r>
    </w:p>
    <w:p w:rsidR="00000000" w:rsidDel="00000000" w:rsidP="00000000" w:rsidRDefault="00000000" w:rsidRPr="00000000">
      <w:pPr>
        <w:contextualSpacing w:val="0"/>
        <w:rPr/>
      </w:pPr>
      <w:commentRangeStart w:id="0"/>
      <w:commentRangeStart w:id="1"/>
      <w:r w:rsidDel="00000000" w:rsidR="00000000" w:rsidRPr="00000000">
        <w:rPr>
          <w:rtl w:val="0"/>
        </w:rPr>
        <w:t xml:space="preserve">We cannot share the traffic logs from Packrats, but the relevant traffic is between Packrats' and LC/BC's hosts, so you should have that traffic already.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comment w:author="Chris Salls" w:id="0" w:date="2017-04-06T05:55:17Z"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I might just cut out this line, I think it might be fine to not respond to their requests for additional information</w:t>
      </w:r>
    </w:p>
  </w:comment>
  <w:comment w:author="Chris Salls" w:id="1" w:date="2017-04-06T05:55:17Z">
    <w:p w:rsidR="00000000" w:rsidDel="00000000" w:rsidP="00000000" w:rsidRDefault="00000000" w:rsidRPr="00000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contextualSpacing w:val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vertAlign w:val="baseline"/>
          <w:rtl w:val="0"/>
        </w:rPr>
        <w:t xml:space="preserve">Or even I might just send the first paragraph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comments" Target="comments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